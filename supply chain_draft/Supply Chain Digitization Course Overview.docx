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A01C" w14:textId="66AAE856" w:rsidR="00E25D30" w:rsidRDefault="00F03F58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Supply Chain Digitization</w:t>
      </w:r>
    </w:p>
    <w:p w14:paraId="01AAA01D" w14:textId="77777777" w:rsidR="00E25D30" w:rsidRDefault="00F03F58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1  |  Session 1: Course Overview &amp; Introduction</w:t>
      </w:r>
    </w:p>
    <w:p w14:paraId="01AAA01F" w14:textId="77777777" w:rsidR="00E25D30" w:rsidRDefault="00E25D30">
      <w:pPr>
        <w:spacing w:before="60" w:after="60"/>
      </w:pPr>
    </w:p>
    <w:p w14:paraId="01AAA020" w14:textId="77777777" w:rsidR="00E25D30" w:rsidRDefault="00F03F5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About the Course</w:t>
      </w:r>
    </w:p>
    <w:p w14:paraId="01AAA022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0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Focus: </w:t>
      </w:r>
      <w:r>
        <w:rPr>
          <w:rFonts w:ascii="Calibri" w:eastAsia="Calibri" w:hAnsi="Calibri" w:cs="Calibri"/>
          <w:color w:val="1A1A1A"/>
          <w:sz w:val="22"/>
          <w:szCs w:val="22"/>
        </w:rPr>
        <w:t>Digitalization in Supply Chain Management + Analytics applications in SCM</w:t>
      </w:r>
    </w:p>
    <w:p w14:paraId="01AAA023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1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Target audience: </w:t>
      </w:r>
      <w:r>
        <w:rPr>
          <w:rFonts w:ascii="Calibri" w:eastAsia="Calibri" w:hAnsi="Calibri" w:cs="Calibri"/>
          <w:color w:val="1A1A1A"/>
          <w:sz w:val="22"/>
          <w:szCs w:val="22"/>
        </w:rPr>
        <w:t>Industry professionals, academicians, students aspiring to work in SCM/logistics</w:t>
      </w:r>
    </w:p>
    <w:p w14:paraId="01AAA024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2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Relevant industries: </w:t>
      </w:r>
      <w:r>
        <w:rPr>
          <w:rFonts w:ascii="Calibri" w:eastAsia="Calibri" w:hAnsi="Calibri" w:cs="Calibri"/>
          <w:color w:val="1A1A1A"/>
          <w:sz w:val="22"/>
          <w:szCs w:val="22"/>
        </w:rPr>
        <w:t>FMCG | E-commerce | Automobile | Transportation &amp; Logistics | Pharmaceuticals | Public Distribution | Consulting</w:t>
      </w:r>
    </w:p>
    <w:p w14:paraId="01AAA025" w14:textId="77777777" w:rsidR="00E25D30" w:rsidRDefault="00E25D30">
      <w:pPr>
        <w:spacing w:before="60" w:after="60"/>
      </w:pPr>
    </w:p>
    <w:p w14:paraId="01AAA02B" w14:textId="77777777" w:rsidR="00E25D30" w:rsidRDefault="00F03F5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Why This Course? — The Context</w:t>
      </w:r>
    </w:p>
    <w:p w14:paraId="01AAA02C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3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Modern supply chains are increasingly digital — driven by:</w:t>
      </w:r>
    </w:p>
    <w:p w14:paraId="01AAA02D" w14:textId="77777777" w:rsidR="00E25D30" w:rsidRDefault="00F03F58">
      <w:pPr>
        <w:pStyle w:val="ListParagraph"/>
        <w:numPr>
          <w:ilvl w:val="1"/>
          <w:numId w:val="4"/>
        </w:numPr>
        <w:spacing w:before="30" w:after="30"/>
        <w:pPrChange w:id="4" w:author="Microsoft Word" w:date="2026-04-07T22:24:00Z" w16du:dateUtc="2026-04-07T20:24:00Z">
          <w:pPr>
            <w:pStyle w:val="ListParagraph"/>
            <w:numPr>
              <w:ilvl w:val="1"/>
              <w:numId w:val="2"/>
            </w:numPr>
            <w:spacing w:before="30" w:after="30"/>
            <w:ind w:left="108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Easy availability of operations &amp; purchase data</w:t>
      </w:r>
    </w:p>
    <w:p w14:paraId="01AAA02E" w14:textId="77777777" w:rsidR="00E25D30" w:rsidRDefault="00F03F58">
      <w:pPr>
        <w:pStyle w:val="ListParagraph"/>
        <w:numPr>
          <w:ilvl w:val="1"/>
          <w:numId w:val="4"/>
        </w:numPr>
        <w:spacing w:before="30" w:after="30"/>
        <w:pPrChange w:id="5" w:author="Microsoft Word" w:date="2026-04-07T22:24:00Z" w16du:dateUtc="2026-04-07T20:24:00Z">
          <w:pPr>
            <w:pStyle w:val="ListParagraph"/>
            <w:numPr>
              <w:ilvl w:val="1"/>
              <w:numId w:val="2"/>
            </w:numPr>
            <w:spacing w:before="30" w:after="30"/>
            <w:ind w:left="108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Digitalization of payments</w:t>
      </w:r>
    </w:p>
    <w:p w14:paraId="01AAA02F" w14:textId="77777777" w:rsidR="00E25D30" w:rsidRDefault="00F03F58">
      <w:pPr>
        <w:pStyle w:val="ListParagraph"/>
        <w:numPr>
          <w:ilvl w:val="1"/>
          <w:numId w:val="4"/>
        </w:numPr>
        <w:spacing w:before="30" w:after="30"/>
        <w:pPrChange w:id="6" w:author="Microsoft Word" w:date="2026-04-07T22:24:00Z" w16du:dateUtc="2026-04-07T20:24:00Z">
          <w:pPr>
            <w:pStyle w:val="ListParagraph"/>
            <w:numPr>
              <w:ilvl w:val="1"/>
              <w:numId w:val="2"/>
            </w:numPr>
            <w:spacing w:before="30" w:after="30"/>
            <w:ind w:left="108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Rise of the platform economy (e-commerce, aggregators, etc.)</w:t>
      </w:r>
    </w:p>
    <w:p w14:paraId="01AAA030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Data visibility → streamlines operations</w:t>
      </w:r>
    </w:p>
    <w:p w14:paraId="01AAA031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8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But: </w:t>
      </w:r>
      <w:r>
        <w:rPr>
          <w:rFonts w:ascii="Calibri" w:eastAsia="Calibri" w:hAnsi="Calibri" w:cs="Calibri"/>
          <w:color w:val="1A1A1A"/>
          <w:sz w:val="22"/>
          <w:szCs w:val="22"/>
        </w:rPr>
        <w:t>SCs face growing complexity due to variabilities spanning industries, markets, and geographies</w:t>
      </w:r>
    </w:p>
    <w:p w14:paraId="01AAA032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9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Need for structured understanding of digitization + analytics to manage this complexity</w:t>
      </w:r>
    </w:p>
    <w:p w14:paraId="01AAA033" w14:textId="77777777" w:rsidR="00E25D30" w:rsidRDefault="00F03F58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Digitization ≠ just technology. It's about using data and platforms to make supply chains faster, smarter, and more resilient.</w:t>
      </w:r>
    </w:p>
    <w:p w14:paraId="1D7E6483" w14:textId="77777777" w:rsidR="00DB112D" w:rsidRDefault="00DB112D">
      <w:pPr>
        <w:spacing w:before="60" w:after="60"/>
        <w:rPr>
          <w:del w:id="10" w:author="Microsoft Word" w:date="2026-04-07T22:24:00Z" w16du:dateUtc="2026-04-07T20:24:00Z"/>
        </w:rPr>
      </w:pPr>
    </w:p>
    <w:p w14:paraId="01AAA035" w14:textId="77777777" w:rsidR="00E25D30" w:rsidRDefault="00F03F5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Course Structure — 4 Modules at a Glance</w:t>
      </w:r>
    </w:p>
    <w:p w14:paraId="01AAA036" w14:textId="77777777" w:rsidR="00E25D30" w:rsidRDefault="00F03F58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Table: Module-wise breakdown of weeks, themes, and key 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1" w:author="Microsoft Word" w:date="2026-04-07T22:24:00Z" w16du:dateUtc="2026-04-07T20:24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81"/>
        <w:gridCol w:w="1074"/>
        <w:gridCol w:w="1421"/>
        <w:gridCol w:w="5784"/>
        <w:tblGridChange w:id="12">
          <w:tblGrid>
            <w:gridCol w:w="1081"/>
            <w:gridCol w:w="1074"/>
            <w:gridCol w:w="1421"/>
            <w:gridCol w:w="5784"/>
          </w:tblGrid>
        </w:tblGridChange>
      </w:tblGrid>
      <w:tr w:rsidR="00E25D30" w14:paraId="01AAA03B" w14:textId="77777777">
        <w:trPr>
          <w:tblHeader/>
          <w:trPrChange w:id="13" w:author="Microsoft Word" w:date="2026-04-07T22:24:00Z" w16du:dateUtc="2026-04-07T20:24:00Z">
            <w:trPr>
              <w:tblHeader/>
            </w:trPr>
          </w:trPrChange>
        </w:trPr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4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D6E4F0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37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F4E79"/>
              </w:rPr>
              <w:t>Module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5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D6E4F0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38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F4E79"/>
              </w:rPr>
              <w:t>Weeks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6" w:author="Microsoft Word" w:date="2026-04-07T22:24:00Z" w16du:dateUtc="2026-04-07T20:24:00Z">
              <w:tcPr>
                <w:tcW w:w="12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D6E4F0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39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F4E79"/>
              </w:rPr>
              <w:t>Theme</w:t>
            </w:r>
          </w:p>
        </w:tc>
        <w:tc>
          <w:tcPr>
            <w:tcW w:w="5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7" w:author="Microsoft Word" w:date="2026-04-07T22:24:00Z" w16du:dateUtc="2026-04-07T20:24:00Z">
              <w:tcPr>
                <w:tcW w:w="596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D6E4F0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3A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F4E79"/>
              </w:rPr>
              <w:t>Key Topics</w:t>
            </w:r>
          </w:p>
        </w:tc>
      </w:tr>
      <w:tr w:rsidR="00E25D30" w14:paraId="01AAA040" w14:textId="77777777"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8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3C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F4E79"/>
              </w:rPr>
              <w:t>Module 1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9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2F7FB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3D" w14:textId="77777777" w:rsidR="00E25D30" w:rsidRDefault="00F03F58">
            <w:r>
              <w:rPr>
                <w:rFonts w:ascii="Calibri" w:eastAsia="Calibri" w:hAnsi="Calibri" w:cs="Calibri"/>
                <w:color w:val="1A1A1A"/>
              </w:rPr>
              <w:t>Wk 1–3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0" w:author="Microsoft Word" w:date="2026-04-07T22:24:00Z" w16du:dateUtc="2026-04-07T20:24:00Z">
              <w:tcPr>
                <w:tcW w:w="12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2F7FB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3E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B6B6B"/>
              </w:rPr>
              <w:t>SCM Fundamentals</w:t>
            </w:r>
          </w:p>
        </w:tc>
        <w:tc>
          <w:tcPr>
            <w:tcW w:w="5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1" w:author="Microsoft Word" w:date="2026-04-07T22:24:00Z" w16du:dateUtc="2026-04-07T20:24:00Z">
              <w:tcPr>
                <w:tcW w:w="596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2F7FB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3F" w14:textId="77777777" w:rsidR="00E25D30" w:rsidRDefault="00F03F58">
            <w:r>
              <w:rPr>
                <w:rFonts w:ascii="Calibri" w:eastAsia="Calibri" w:hAnsi="Calibri" w:cs="Calibri"/>
                <w:color w:val="1A1A1A"/>
              </w:rPr>
              <w:t>Wk1: SC fundamentals + types of SC | Wk2: SC segmentation (product, demand, customer, geography, channel) | Wk3: SC design, operation strategy, supply portfolios</w:t>
            </w:r>
          </w:p>
        </w:tc>
      </w:tr>
      <w:tr w:rsidR="00E25D30" w14:paraId="01AAA045" w14:textId="77777777"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2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1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F4E79"/>
              </w:rPr>
              <w:t>Module 2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3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2" w14:textId="77777777" w:rsidR="00E25D30" w:rsidRDefault="00F03F58">
            <w:r>
              <w:rPr>
                <w:rFonts w:ascii="Calibri" w:eastAsia="Calibri" w:hAnsi="Calibri" w:cs="Calibri"/>
                <w:color w:val="1A1A1A"/>
              </w:rPr>
              <w:t>Wk 4–5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4" w:author="Microsoft Word" w:date="2026-04-07T22:24:00Z" w16du:dateUtc="2026-04-07T20:24:00Z">
              <w:tcPr>
                <w:tcW w:w="12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3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B6B6B"/>
              </w:rPr>
              <w:t>Digital Business in SC</w:t>
            </w:r>
          </w:p>
        </w:tc>
        <w:tc>
          <w:tcPr>
            <w:tcW w:w="5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5" w:author="Microsoft Word" w:date="2026-04-07T22:24:00Z" w16du:dateUtc="2026-04-07T20:24:00Z">
              <w:tcPr>
                <w:tcW w:w="596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4" w14:textId="77777777" w:rsidR="00E25D30" w:rsidRDefault="00F03F58">
            <w:r>
              <w:rPr>
                <w:rFonts w:ascii="Calibri" w:eastAsia="Calibri" w:hAnsi="Calibri" w:cs="Calibri"/>
                <w:color w:val="1A1A1A"/>
              </w:rPr>
              <w:t>Wk4: Platform economy + channel structures (centralised vs decentralised) | Wk5: Dual channels, brick &amp; mortar, multi-channel, omni-channel</w:t>
            </w:r>
          </w:p>
        </w:tc>
      </w:tr>
      <w:tr w:rsidR="00E25D30" w14:paraId="01AAA04A" w14:textId="77777777"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6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6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F4E79"/>
              </w:rPr>
              <w:t>Module 3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7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2F7FB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7" w14:textId="77777777" w:rsidR="00E25D30" w:rsidRDefault="00F03F58">
            <w:r>
              <w:rPr>
                <w:rFonts w:ascii="Calibri" w:eastAsia="Calibri" w:hAnsi="Calibri" w:cs="Calibri"/>
                <w:color w:val="1A1A1A"/>
              </w:rPr>
              <w:t>Wk 6–9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8" w:author="Microsoft Word" w:date="2026-04-07T22:24:00Z" w16du:dateUtc="2026-04-07T20:24:00Z">
              <w:tcPr>
                <w:tcW w:w="12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2F7FB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8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B6B6B"/>
              </w:rPr>
              <w:t>SC Analytics</w:t>
            </w:r>
          </w:p>
        </w:tc>
        <w:tc>
          <w:tcPr>
            <w:tcW w:w="5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29" w:author="Microsoft Word" w:date="2026-04-07T22:24:00Z" w16du:dateUtc="2026-04-07T20:24:00Z">
              <w:tcPr>
                <w:tcW w:w="596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2F7FB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9" w14:textId="77777777" w:rsidR="00E25D30" w:rsidRDefault="00F03F58">
            <w:r>
              <w:rPr>
                <w:rFonts w:ascii="Calibri" w:eastAsia="Calibri" w:hAnsi="Calibri" w:cs="Calibri"/>
                <w:color w:val="1A1A1A"/>
              </w:rPr>
              <w:t>Wk6: Data analytics — Big Data, descriptive/diagnostic/predictive/prescriptive | Wk7: AI/ML for demand forecasting (Python hands-on) | Wk8: Network optimisation — facility location, cost minimisation | Wk9: Intelligent decision support tools (AI/ML case studies + Python)</w:t>
            </w:r>
          </w:p>
        </w:tc>
      </w:tr>
      <w:tr w:rsidR="00E25D30" w14:paraId="01AAA04F" w14:textId="77777777"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30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B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F4E79"/>
              </w:rPr>
              <w:t>Module 4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31" w:author="Microsoft Word" w:date="2026-04-07T22:24:00Z" w16du:dateUtc="2026-04-07T20:24:00Z">
              <w:tcPr>
                <w:tcW w:w="11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C" w14:textId="77777777" w:rsidR="00E25D30" w:rsidRDefault="00F03F58">
            <w:r>
              <w:rPr>
                <w:rFonts w:ascii="Calibri" w:eastAsia="Calibri" w:hAnsi="Calibri" w:cs="Calibri"/>
                <w:color w:val="1A1A1A"/>
              </w:rPr>
              <w:t>Wk 10–12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32" w:author="Microsoft Word" w:date="2026-04-07T22:24:00Z" w16du:dateUtc="2026-04-07T20:24:00Z">
              <w:tcPr>
                <w:tcW w:w="120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D" w14:textId="77777777" w:rsidR="00E25D30" w:rsidRDefault="00F03F58">
            <w:r>
              <w:rPr>
                <w:rFonts w:ascii="Calibri" w:eastAsia="Calibri" w:hAnsi="Calibri" w:cs="Calibri"/>
                <w:b/>
                <w:bCs/>
                <w:color w:val="1B6B6B"/>
              </w:rPr>
              <w:t>Digital Infrastructure</w:t>
            </w:r>
          </w:p>
        </w:tc>
        <w:tc>
          <w:tcPr>
            <w:tcW w:w="5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33" w:author="Microsoft Word" w:date="2026-04-07T22:24:00Z" w16du:dateUtc="2026-04-07T20:24:00Z">
              <w:tcPr>
                <w:tcW w:w="5960" w:type="dxa"/>
                <w:tcBorders>
                  <w:top w:val="single" w:sz="1" w:space="0" w:color="AECDE8"/>
                  <w:left w:val="single" w:sz="1" w:space="0" w:color="AECDE8"/>
                  <w:bottom w:val="single" w:sz="1" w:space="0" w:color="AECDE8"/>
                  <w:right w:val="single" w:sz="1" w:space="0" w:color="AECDE8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1AAA04E" w14:textId="77777777" w:rsidR="00E25D30" w:rsidRDefault="00F03F58">
            <w:r>
              <w:rPr>
                <w:rFonts w:ascii="Calibri" w:eastAsia="Calibri" w:hAnsi="Calibri" w:cs="Calibri"/>
                <w:color w:val="1A1A1A"/>
              </w:rPr>
              <w:t>Wk10: Product tracking &amp; traceability systems | Wk11: Information systems — ERP, WMS, TMS | Wk12 (part 1): Digital Twins + Control Towers | Wk12 (part 2): Industry 4.0, Blockchain, digital payments</w:t>
            </w:r>
          </w:p>
        </w:tc>
      </w:tr>
    </w:tbl>
    <w:p w14:paraId="01AAA050" w14:textId="77777777" w:rsidR="00E25D30" w:rsidRDefault="00E25D30">
      <w:pPr>
        <w:spacing w:before="60" w:after="60"/>
      </w:pPr>
    </w:p>
    <w:p w14:paraId="01AAA051" w14:textId="77777777" w:rsidR="00E25D30" w:rsidRDefault="00F03F5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Module 1 — Introduction to SCM (Weeks 1–3)</w:t>
      </w:r>
    </w:p>
    <w:p w14:paraId="01AAA052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34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eastAsia="Calibri" w:hAnsi="Calibri" w:cs="Calibri"/>
          <w:color w:val="1A1A1A"/>
          <w:sz w:val="22"/>
          <w:szCs w:val="22"/>
        </w:rPr>
        <w:t>Build a common foundation for all participants regardless of background</w:t>
      </w:r>
    </w:p>
    <w:p w14:paraId="01AAA053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35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Ensures everyone is aligned on: </w:t>
      </w:r>
      <w:r>
        <w:rPr>
          <w:rFonts w:ascii="Calibri" w:eastAsia="Calibri" w:hAnsi="Calibri" w:cs="Calibri"/>
          <w:color w:val="1A1A1A"/>
          <w:sz w:val="22"/>
          <w:szCs w:val="22"/>
        </w:rPr>
        <w:t>terminology, concepts, and frameworks used throughout the course</w:t>
      </w:r>
    </w:p>
    <w:p w14:paraId="01AAA054" w14:textId="77777777" w:rsidR="00E25D30" w:rsidRDefault="00E25D30">
      <w:pPr>
        <w:spacing w:before="60" w:after="60"/>
      </w:pPr>
    </w:p>
    <w:p w14:paraId="01AAA055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1 — Fundamentals of SCM</w:t>
      </w:r>
    </w:p>
    <w:p w14:paraId="01AAA056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36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What is SCM and why does it matter?</w:t>
      </w:r>
    </w:p>
    <w:p w14:paraId="01AAA057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37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Not all supply chains are the same → understand how and why they differ</w:t>
      </w:r>
    </w:p>
    <w:p w14:paraId="01AAA058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38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Role of different SC drivers</w:t>
      </w:r>
    </w:p>
    <w:p w14:paraId="01AAA059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39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Strategies that drive supply chain design</w:t>
      </w:r>
    </w:p>
    <w:p w14:paraId="01AAA05A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0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distinction: </w:t>
      </w:r>
      <w:r>
        <w:rPr>
          <w:rFonts w:ascii="Calibri" w:eastAsia="Calibri" w:hAnsi="Calibri" w:cs="Calibri"/>
          <w:color w:val="1A1A1A"/>
          <w:sz w:val="22"/>
          <w:szCs w:val="22"/>
        </w:rPr>
        <w:t>Responsive SC vs. Efficient SC</w:t>
      </w:r>
    </w:p>
    <w:p w14:paraId="01AAA05B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2 — Supply Chain Segmentation</w:t>
      </w:r>
    </w:p>
    <w:p w14:paraId="01AAA05C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1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Why segment? → Different parts of SC have different challenges → segmentation helps manage them</w:t>
      </w:r>
    </w:p>
    <w:p w14:paraId="01AAA05D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2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Types of segmentation: </w:t>
      </w:r>
      <w:r>
        <w:rPr>
          <w:rFonts w:ascii="Calibri" w:eastAsia="Calibri" w:hAnsi="Calibri" w:cs="Calibri"/>
          <w:color w:val="1A1A1A"/>
          <w:sz w:val="22"/>
          <w:szCs w:val="22"/>
        </w:rPr>
        <w:t>Product | Demand | Customer | Geography | Channel-wise</w:t>
      </w:r>
    </w:p>
    <w:p w14:paraId="01AAA05E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3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Other segmentation approaches also covered</w:t>
      </w:r>
    </w:p>
    <w:p w14:paraId="01AAA05F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3 — SC Design &amp; Operation Strategy</w:t>
      </w:r>
    </w:p>
    <w:p w14:paraId="01AAA060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4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SC design decisions + operation strategy frameworks</w:t>
      </w:r>
    </w:p>
    <w:p w14:paraId="01AAA061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5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Supply portfolios — types and how they inform procurement strategy</w:t>
      </w:r>
    </w:p>
    <w:p w14:paraId="01AAA062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6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(This is the module we are currently in)</w:t>
      </w:r>
    </w:p>
    <w:p w14:paraId="01AAA063" w14:textId="77777777" w:rsidR="00E25D30" w:rsidRDefault="00E25D30">
      <w:pPr>
        <w:spacing w:before="60" w:after="60"/>
      </w:pPr>
    </w:p>
    <w:p w14:paraId="01AAA064" w14:textId="77777777" w:rsidR="00E25D30" w:rsidRDefault="00F03F5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Module 2 — Digital Business in SC (Weeks 4–5)</w:t>
      </w:r>
    </w:p>
    <w:p w14:paraId="01AAA065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7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Core question: </w:t>
      </w:r>
      <w:r>
        <w:rPr>
          <w:rFonts w:ascii="Calibri" w:eastAsia="Calibri" w:hAnsi="Calibri" w:cs="Calibri"/>
          <w:color w:val="1A1A1A"/>
          <w:sz w:val="22"/>
          <w:szCs w:val="22"/>
        </w:rPr>
        <w:t>What is the role of digital business models in SCM?</w:t>
      </w:r>
    </w:p>
    <w:p w14:paraId="01AAA066" w14:textId="77777777" w:rsidR="00E25D30" w:rsidRDefault="00E25D30">
      <w:pPr>
        <w:spacing w:before="60" w:after="60"/>
      </w:pPr>
    </w:p>
    <w:p w14:paraId="01AAA067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4 — Platform Economy + Channel Structures</w:t>
      </w:r>
    </w:p>
    <w:p w14:paraId="01AAA068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8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 economy: </w:t>
      </w:r>
      <w:r>
        <w:rPr>
          <w:rFonts w:ascii="Calibri" w:eastAsia="Calibri" w:hAnsi="Calibri" w:cs="Calibri"/>
          <w:color w:val="1A1A1A"/>
          <w:sz w:val="22"/>
          <w:szCs w:val="22"/>
        </w:rPr>
        <w:t>Present across taxi aggregation, e-commerce, railway ticketing, and virtually all business transactions today</w:t>
      </w:r>
    </w:p>
    <w:p w14:paraId="01AAA069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49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gap to fill: </w:t>
      </w:r>
      <w:r>
        <w:rPr>
          <w:rFonts w:ascii="Calibri" w:eastAsia="Calibri" w:hAnsi="Calibri" w:cs="Calibri"/>
          <w:color w:val="1A1A1A"/>
          <w:sz w:val="22"/>
          <w:szCs w:val="22"/>
        </w:rPr>
        <w:t>How does platform economy connect with SCM? → Not well understood</w:t>
      </w:r>
    </w:p>
    <w:p w14:paraId="01AAA06A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0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Channel structures: </w:t>
      </w:r>
      <w:r>
        <w:rPr>
          <w:rFonts w:ascii="Calibri" w:eastAsia="Calibri" w:hAnsi="Calibri" w:cs="Calibri"/>
          <w:color w:val="1A1A1A"/>
          <w:sz w:val="22"/>
          <w:szCs w:val="22"/>
        </w:rPr>
        <w:t>Centralised vs. Decentralised → foundational concept feeding into Week 5</w:t>
      </w:r>
    </w:p>
    <w:p w14:paraId="01AAA06B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5 — Advanced Channel Types</w:t>
      </w:r>
    </w:p>
    <w:p w14:paraId="01AAA06C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1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Dual channels </w:t>
      </w:r>
      <w:r>
        <w:rPr>
          <w:rFonts w:ascii="Calibri" w:eastAsia="Calibri" w:hAnsi="Calibri" w:cs="Calibri"/>
          <w:color w:val="1A1A1A"/>
          <w:sz w:val="22"/>
          <w:szCs w:val="22"/>
        </w:rPr>
        <w:t>| Brick &amp; mortar channels | Multi-channel | Omni-channel</w:t>
      </w:r>
    </w:p>
    <w:p w14:paraId="01AAA06D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2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Why important: SC must be designed around how the customer is reached → channel type drives SC design</w:t>
      </w:r>
    </w:p>
    <w:p w14:paraId="01AAA06E" w14:textId="77777777" w:rsidR="00E25D30" w:rsidRDefault="00E25D30">
      <w:pPr>
        <w:spacing w:before="60" w:after="60"/>
      </w:pPr>
    </w:p>
    <w:p w14:paraId="01AAA06F" w14:textId="77777777" w:rsidR="00E25D30" w:rsidRDefault="00F03F5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Module 3 — Analytics in SCM (Weeks 6–9)</w:t>
      </w:r>
    </w:p>
    <w:p w14:paraId="01AAA070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6 — Data Analytics Foundations</w:t>
      </w:r>
    </w:p>
    <w:p w14:paraId="01AAA071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3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Big Data: </w:t>
      </w:r>
      <w:r>
        <w:rPr>
          <w:rFonts w:ascii="Calibri" w:eastAsia="Calibri" w:hAnsi="Calibri" w:cs="Calibri"/>
          <w:color w:val="1A1A1A"/>
          <w:sz w:val="22"/>
          <w:szCs w:val="22"/>
        </w:rPr>
        <w:t>Characteristics from an SCM perspective</w:t>
      </w:r>
    </w:p>
    <w:p w14:paraId="01AAA072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4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4 types of analytics: </w:t>
      </w:r>
      <w:r>
        <w:rPr>
          <w:rFonts w:ascii="Calibri" w:eastAsia="Calibri" w:hAnsi="Calibri" w:cs="Calibri"/>
          <w:color w:val="1A1A1A"/>
          <w:sz w:val="22"/>
          <w:szCs w:val="22"/>
        </w:rPr>
        <w:t>Descriptive → Diagnostic → Predictive → Prescriptive</w:t>
      </w:r>
    </w:p>
    <w:p w14:paraId="01AAA073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lastRenderedPageBreak/>
        <w:t>Week 7 — AI/ML for Demand Forecasting</w:t>
      </w:r>
    </w:p>
    <w:p w14:paraId="01AAA074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5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Why AI/ML needed over traditional forecasting methods?</w:t>
      </w:r>
    </w:p>
    <w:p w14:paraId="01AAA075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6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Key AI/ML models used for demand forecasting in industry today</w:t>
      </w:r>
    </w:p>
    <w:p w14:paraId="01AAA076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7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Case studies from SCM domain</w:t>
      </w:r>
    </w:p>
    <w:p w14:paraId="01AAA077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8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7030A0"/>
          <w:sz w:val="22"/>
          <w:szCs w:val="22"/>
        </w:rPr>
        <w:t xml:space="preserve">Hands-on: </w:t>
      </w:r>
      <w:r>
        <w:rPr>
          <w:rFonts w:ascii="Calibri" w:eastAsia="Calibri" w:hAnsi="Calibri" w:cs="Calibri"/>
          <w:color w:val="7030A0"/>
          <w:sz w:val="22"/>
          <w:szCs w:val="22"/>
        </w:rPr>
        <w:t>Python coding</w:t>
      </w:r>
    </w:p>
    <w:p w14:paraId="01AAA078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8 — SC Network Optimisation</w:t>
      </w:r>
    </w:p>
    <w:p w14:paraId="01AAA079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59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Type: </w:t>
      </w:r>
      <w:r>
        <w:rPr>
          <w:rFonts w:ascii="Calibri" w:eastAsia="Calibri" w:hAnsi="Calibri" w:cs="Calibri"/>
          <w:color w:val="1A1A1A"/>
          <w:sz w:val="22"/>
          <w:szCs w:val="22"/>
        </w:rPr>
        <w:t>Prescriptive analytics</w:t>
      </w:r>
    </w:p>
    <w:p w14:paraId="01AAA07A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60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Decisions covered:</w:t>
      </w:r>
    </w:p>
    <w:p w14:paraId="01AAA07B" w14:textId="77777777" w:rsidR="00E25D30" w:rsidRDefault="00F03F58">
      <w:pPr>
        <w:pStyle w:val="ListParagraph"/>
        <w:numPr>
          <w:ilvl w:val="1"/>
          <w:numId w:val="4"/>
        </w:numPr>
        <w:spacing w:before="30" w:after="30"/>
        <w:pPrChange w:id="61" w:author="Microsoft Word" w:date="2026-04-07T22:24:00Z" w16du:dateUtc="2026-04-07T20:24:00Z">
          <w:pPr>
            <w:pStyle w:val="ListParagraph"/>
            <w:numPr>
              <w:ilvl w:val="1"/>
              <w:numId w:val="2"/>
            </w:numPr>
            <w:spacing w:before="30" w:after="30"/>
            <w:ind w:left="108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Where to locate facilities — plants, warehouses, distribution centres</w:t>
      </w:r>
    </w:p>
    <w:p w14:paraId="01AAA07C" w14:textId="77777777" w:rsidR="00E25D30" w:rsidRDefault="00F03F58">
      <w:pPr>
        <w:pStyle w:val="ListParagraph"/>
        <w:numPr>
          <w:ilvl w:val="1"/>
          <w:numId w:val="4"/>
        </w:numPr>
        <w:spacing w:before="30" w:after="30"/>
        <w:pPrChange w:id="62" w:author="Microsoft Word" w:date="2026-04-07T22:24:00Z" w16du:dateUtc="2026-04-07T20:24:00Z">
          <w:pPr>
            <w:pStyle w:val="ListParagraph"/>
            <w:numPr>
              <w:ilvl w:val="1"/>
              <w:numId w:val="2"/>
            </w:numPr>
            <w:spacing w:before="30" w:after="30"/>
            <w:ind w:left="108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Which warehouse serves which plant; which DC serves which warehouse</w:t>
      </w:r>
    </w:p>
    <w:p w14:paraId="01AAA07D" w14:textId="77777777" w:rsidR="00E25D30" w:rsidRDefault="00F03F58">
      <w:pPr>
        <w:pStyle w:val="ListParagraph"/>
        <w:numPr>
          <w:ilvl w:val="1"/>
          <w:numId w:val="4"/>
        </w:numPr>
        <w:spacing w:before="30" w:after="30"/>
        <w:pPrChange w:id="63" w:author="Microsoft Word" w:date="2026-04-07T22:24:00Z" w16du:dateUtc="2026-04-07T20:24:00Z">
          <w:pPr>
            <w:pStyle w:val="ListParagraph"/>
            <w:numPr>
              <w:ilvl w:val="1"/>
              <w:numId w:val="2"/>
            </w:numPr>
            <w:spacing w:before="30" w:after="30"/>
            <w:ind w:left="108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Product movement flows across the network</w:t>
      </w:r>
    </w:p>
    <w:p w14:paraId="01AAA07E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64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Goal: </w:t>
      </w:r>
      <w:r>
        <w:rPr>
          <w:rFonts w:ascii="Calibri" w:eastAsia="Calibri" w:hAnsi="Calibri" w:cs="Calibri"/>
          <w:color w:val="1A1A1A"/>
          <w:sz w:val="22"/>
          <w:szCs w:val="22"/>
        </w:rPr>
        <w:t>Minimise total network cost + improve service levels</w:t>
      </w:r>
    </w:p>
    <w:p w14:paraId="01AAA07F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9 — Intelligent Decision Support Tools</w:t>
      </w:r>
    </w:p>
    <w:p w14:paraId="01AAA080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65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AI/ML-based tools for SCM decision making</w:t>
      </w:r>
    </w:p>
    <w:p w14:paraId="01AAA081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66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Case studies demonstrating real-world applications</w:t>
      </w:r>
    </w:p>
    <w:p w14:paraId="01AAA082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67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7030A0"/>
          <w:sz w:val="22"/>
          <w:szCs w:val="22"/>
        </w:rPr>
        <w:t xml:space="preserve">Hands-on: </w:t>
      </w:r>
      <w:r>
        <w:rPr>
          <w:rFonts w:ascii="Calibri" w:eastAsia="Calibri" w:hAnsi="Calibri" w:cs="Calibri"/>
          <w:color w:val="7030A0"/>
          <w:sz w:val="22"/>
          <w:szCs w:val="22"/>
        </w:rPr>
        <w:t>Python coding</w:t>
      </w:r>
    </w:p>
    <w:p w14:paraId="01AAA083" w14:textId="77777777" w:rsidR="00E25D30" w:rsidRDefault="00E25D30">
      <w:pPr>
        <w:spacing w:before="60" w:after="60"/>
      </w:pPr>
    </w:p>
    <w:p w14:paraId="01AAA084" w14:textId="77777777" w:rsidR="00E25D30" w:rsidRDefault="00F03F5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Module 4 — Digital Infrastructure in SC (Weeks 10–12)</w:t>
      </w:r>
    </w:p>
    <w:p w14:paraId="01AAA085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68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Brings together all 3 prior modules → adds the infrastructure layer that enables digitization</w:t>
      </w:r>
    </w:p>
    <w:p w14:paraId="01AAA086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69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1A1A"/>
          <w:sz w:val="22"/>
          <w:szCs w:val="22"/>
        </w:rPr>
        <w:t>3 weeks | ~7.5 hours of lectures</w:t>
      </w:r>
    </w:p>
    <w:p w14:paraId="01AAA087" w14:textId="77777777" w:rsidR="00E25D30" w:rsidRDefault="00E25D30">
      <w:pPr>
        <w:spacing w:before="60" w:after="60"/>
      </w:pPr>
    </w:p>
    <w:p w14:paraId="01AAA088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10 — Product Tracking &amp; Traceability</w:t>
      </w:r>
    </w:p>
    <w:p w14:paraId="01AAA089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0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Role of tracking &amp; traceability systems in modern SC</w:t>
      </w:r>
    </w:p>
    <w:p w14:paraId="01AAA08A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1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Creates an audit trail of material, financial, and information flows within the SC</w:t>
      </w:r>
    </w:p>
    <w:p w14:paraId="01AAA08B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2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Increasingly critical for compliance, quality control, and customer transparency</w:t>
      </w:r>
    </w:p>
    <w:p w14:paraId="01AAA08C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11 — Information Systems in SC</w:t>
      </w:r>
    </w:p>
    <w:p w14:paraId="01AAA08D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3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systems covered: </w:t>
      </w:r>
      <w:r>
        <w:rPr>
          <w:rFonts w:ascii="Calibri" w:eastAsia="Calibri" w:hAnsi="Calibri" w:cs="Calibri"/>
          <w:color w:val="1A1A1A"/>
          <w:sz w:val="22"/>
          <w:szCs w:val="22"/>
        </w:rPr>
        <w:t>ERP (Enterprise Resource Planning) | WMS (Warehouse Management System) | TMS (Transport Management System)</w:t>
      </w:r>
    </w:p>
    <w:p w14:paraId="01AAA08E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4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Info systems → not just for one org; can integrate businesses across organisations</w:t>
      </w:r>
    </w:p>
    <w:p w14:paraId="01AAA08F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5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Widely used across industries operating within a supply chain</w:t>
      </w:r>
    </w:p>
    <w:p w14:paraId="01AAA090" w14:textId="77777777" w:rsidR="00E25D30" w:rsidRDefault="00F03F5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12 — Advanced Digital Infrastructure</w:t>
      </w:r>
    </w:p>
    <w:p w14:paraId="01AAA091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6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Digital Twins: </w:t>
      </w:r>
      <w:r>
        <w:rPr>
          <w:rFonts w:ascii="Calibri" w:eastAsia="Calibri" w:hAnsi="Calibri" w:cs="Calibri"/>
          <w:color w:val="1A1A1A"/>
          <w:sz w:val="22"/>
          <w:szCs w:val="22"/>
        </w:rPr>
        <w:t>Virtual replica of SC → enables simulation of scenarios, monitoring, and control in a virtual environment</w:t>
      </w:r>
    </w:p>
    <w:p w14:paraId="01AAA092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7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Control Towers: </w:t>
      </w:r>
      <w:r>
        <w:rPr>
          <w:rFonts w:ascii="Calibri" w:eastAsia="Calibri" w:hAnsi="Calibri" w:cs="Calibri"/>
          <w:color w:val="1A1A1A"/>
          <w:sz w:val="22"/>
          <w:szCs w:val="22"/>
        </w:rPr>
        <w:t>End-to-end SC visibility tool → critical when SC spans continents globally</w:t>
      </w:r>
    </w:p>
    <w:p w14:paraId="01AAA093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8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Industry 4.0 + Blockchain: </w:t>
      </w:r>
      <w:r>
        <w:rPr>
          <w:rFonts w:ascii="Calibri" w:eastAsia="Calibri" w:hAnsi="Calibri" w:cs="Calibri"/>
          <w:color w:val="1A1A1A"/>
          <w:sz w:val="22"/>
          <w:szCs w:val="22"/>
        </w:rPr>
        <w:t>IoT advancements + financial transaction digitization + seamless integration from end-customer to supplier</w:t>
      </w:r>
    </w:p>
    <w:p w14:paraId="01AAA094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79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Digital Payments: </w:t>
      </w:r>
      <w:r>
        <w:rPr>
          <w:rFonts w:ascii="Calibri" w:eastAsia="Calibri" w:hAnsi="Calibri" w:cs="Calibri"/>
          <w:color w:val="1A1A1A"/>
          <w:sz w:val="22"/>
          <w:szCs w:val="22"/>
        </w:rPr>
        <w:t>How financial transactions have been integrated into SC processes</w:t>
      </w:r>
    </w:p>
    <w:p w14:paraId="01AAA095" w14:textId="77777777" w:rsidR="00E25D30" w:rsidRDefault="00F03F58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Without digital infrastructure, analytics and platform economy concepts cannot be operationalised. Module 4 = the enabling layer.</w:t>
      </w:r>
    </w:p>
    <w:p w14:paraId="01AAA096" w14:textId="77777777" w:rsidR="00E25D30" w:rsidRDefault="00E25D30">
      <w:pPr>
        <w:spacing w:before="60" w:after="60"/>
      </w:pPr>
    </w:p>
    <w:p w14:paraId="01AAA097" w14:textId="77777777" w:rsidR="00E25D30" w:rsidRDefault="00F03F5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Course Linkage — PM GatiShakti National Master Plan</w:t>
      </w:r>
    </w:p>
    <w:p w14:paraId="01AAA098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80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Initiative announced: </w:t>
      </w:r>
      <w:r>
        <w:rPr>
          <w:rFonts w:ascii="Calibri" w:eastAsia="Calibri" w:hAnsi="Calibri" w:cs="Calibri"/>
          <w:color w:val="1A1A1A"/>
          <w:sz w:val="22"/>
          <w:szCs w:val="22"/>
        </w:rPr>
        <w:t>2021 by Government of India</w:t>
      </w:r>
    </w:p>
    <w:p w14:paraId="01AAA099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81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Aim: </w:t>
      </w:r>
      <w:r>
        <w:rPr>
          <w:rFonts w:ascii="Calibri" w:eastAsia="Calibri" w:hAnsi="Calibri" w:cs="Calibri"/>
          <w:color w:val="1A1A1A"/>
          <w:sz w:val="22"/>
          <w:szCs w:val="22"/>
        </w:rPr>
        <w:t>Facilitate development of multimodal logistics and connectivity infrastructure across economic zones in India</w:t>
      </w:r>
    </w:p>
    <w:p w14:paraId="01AAA09A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82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Scope: </w:t>
      </w:r>
      <w:r>
        <w:rPr>
          <w:rFonts w:ascii="Calibri" w:eastAsia="Calibri" w:hAnsi="Calibri" w:cs="Calibri"/>
          <w:color w:val="1A1A1A"/>
          <w:sz w:val="22"/>
          <w:szCs w:val="22"/>
        </w:rPr>
        <w:t>Integrates ~16 Ministries to break departmental silos</w:t>
      </w:r>
    </w:p>
    <w:p w14:paraId="01AAA09B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83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Focus areas: </w:t>
      </w:r>
      <w:r>
        <w:rPr>
          <w:rFonts w:ascii="Calibri" w:eastAsia="Calibri" w:hAnsi="Calibri" w:cs="Calibri"/>
          <w:color w:val="1A1A1A"/>
          <w:sz w:val="22"/>
          <w:szCs w:val="22"/>
        </w:rPr>
        <w:t>Holistic infrastructure development | Multimodal connectivity | Last-mile connectivity in logistics &amp; supply chain</w:t>
      </w:r>
    </w:p>
    <w:p w14:paraId="01AAA09C" w14:textId="77777777" w:rsidR="00E25D30" w:rsidRDefault="00E25D30">
      <w:pPr>
        <w:spacing w:before="60" w:after="60"/>
      </w:pPr>
    </w:p>
    <w:p w14:paraId="01AAA09D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84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Relevance to this course: </w:t>
      </w:r>
      <w:r>
        <w:rPr>
          <w:rFonts w:ascii="Calibri" w:eastAsia="Calibri" w:hAnsi="Calibri" w:cs="Calibri"/>
          <w:color w:val="1A1A1A"/>
          <w:sz w:val="22"/>
          <w:szCs w:val="22"/>
        </w:rPr>
        <w:t>SCM digitization → a key enabler for achieving the goals of PM GatiShakti → contributes to national infrastructure development &amp; economic growth</w:t>
      </w:r>
    </w:p>
    <w:p w14:paraId="01AAA09E" w14:textId="77777777" w:rsidR="00E25D30" w:rsidRDefault="00F03F58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If asked about the national policy context — PM GatiShakti = multimodal logistics + last-mile connectivity + 16 ministries + 2021. Connect it to why SCM digitization matters at a national scale.</w:t>
      </w:r>
    </w:p>
    <w:p w14:paraId="01AAA09F" w14:textId="77777777" w:rsidR="00E25D30" w:rsidRDefault="00E25D30">
      <w:pPr>
        <w:spacing w:before="60" w:after="60"/>
      </w:pPr>
    </w:p>
    <w:p w14:paraId="01AAA0A0" w14:textId="77777777" w:rsidR="00E25D30" w:rsidRDefault="00F03F5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Overall Course Goal</w:t>
      </w:r>
    </w:p>
    <w:p w14:paraId="01AAA0A1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85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Equip participants to understand and apply digitization, analytics, and technology trends in SCM</w:t>
      </w:r>
    </w:p>
    <w:p w14:paraId="01AAA0A2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86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color w:val="1A1A1A"/>
          <w:sz w:val="22"/>
          <w:szCs w:val="22"/>
        </w:rPr>
        <w:t>Enable career readiness in SCM, logistics, operations, and consulting domains</w:t>
      </w:r>
    </w:p>
    <w:p w14:paraId="01AAA0A3" w14:textId="77777777" w:rsidR="00E25D30" w:rsidRDefault="00F03F58">
      <w:pPr>
        <w:pStyle w:val="ListParagraph"/>
        <w:numPr>
          <w:ilvl w:val="0"/>
          <w:numId w:val="4"/>
        </w:numPr>
        <w:spacing w:before="40" w:after="40"/>
        <w:pPrChange w:id="87" w:author="Microsoft Word" w:date="2026-04-07T22:24:00Z" w16du:dateUtc="2026-04-07T20:24:00Z">
          <w:pPr>
            <w:pStyle w:val="ListParagraph"/>
            <w:numPr>
              <w:numId w:val="2"/>
            </w:numPr>
            <w:spacing w:before="40" w:after="40"/>
            <w:ind w:left="560" w:hanging="280"/>
          </w:pPr>
        </w:pPrChange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Core outcome: </w:t>
      </w:r>
      <w:r>
        <w:rPr>
          <w:rFonts w:ascii="Calibri" w:eastAsia="Calibri" w:hAnsi="Calibri" w:cs="Calibri"/>
          <w:color w:val="1A1A1A"/>
          <w:sz w:val="22"/>
          <w:szCs w:val="22"/>
        </w:rPr>
        <w:t>Leverage technology to improve operational efficiency + quality of decision-making across the supply chain</w:t>
      </w:r>
    </w:p>
    <w:p w14:paraId="01AAA0A4" w14:textId="77777777" w:rsidR="00E25D30" w:rsidRDefault="00F03F58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This course = SCM fundamentals + digital business models + analytics + digital infrastructure → one integrated roadmap for SCM digitization.</w:t>
      </w:r>
    </w:p>
    <w:sectPr w:rsidR="00E25D30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1913"/>
    <w:multiLevelType w:val="hybridMultilevel"/>
    <w:tmpl w:val="741AA948"/>
    <w:lvl w:ilvl="0" w:tplc="9E14EEE8">
      <w:start w:val="1"/>
      <w:numFmt w:val="bullet"/>
      <w:lvlText w:val="●"/>
      <w:lvlJc w:val="left"/>
      <w:pPr>
        <w:ind w:left="720" w:hanging="360"/>
      </w:pPr>
    </w:lvl>
    <w:lvl w:ilvl="1" w:tplc="C270B800">
      <w:start w:val="1"/>
      <w:numFmt w:val="bullet"/>
      <w:lvlText w:val="○"/>
      <w:lvlJc w:val="left"/>
      <w:pPr>
        <w:ind w:left="1440" w:hanging="360"/>
      </w:pPr>
    </w:lvl>
    <w:lvl w:ilvl="2" w:tplc="72C69E1E">
      <w:start w:val="1"/>
      <w:numFmt w:val="bullet"/>
      <w:lvlText w:val="■"/>
      <w:lvlJc w:val="left"/>
      <w:pPr>
        <w:ind w:left="2160" w:hanging="360"/>
      </w:pPr>
    </w:lvl>
    <w:lvl w:ilvl="3" w:tplc="6514061A">
      <w:start w:val="1"/>
      <w:numFmt w:val="bullet"/>
      <w:lvlText w:val="●"/>
      <w:lvlJc w:val="left"/>
      <w:pPr>
        <w:ind w:left="2880" w:hanging="360"/>
      </w:pPr>
    </w:lvl>
    <w:lvl w:ilvl="4" w:tplc="54023782">
      <w:start w:val="1"/>
      <w:numFmt w:val="bullet"/>
      <w:lvlText w:val="○"/>
      <w:lvlJc w:val="left"/>
      <w:pPr>
        <w:ind w:left="3600" w:hanging="360"/>
      </w:pPr>
    </w:lvl>
    <w:lvl w:ilvl="5" w:tplc="C230573A">
      <w:start w:val="1"/>
      <w:numFmt w:val="bullet"/>
      <w:lvlText w:val="■"/>
      <w:lvlJc w:val="left"/>
      <w:pPr>
        <w:ind w:left="4320" w:hanging="360"/>
      </w:pPr>
    </w:lvl>
    <w:lvl w:ilvl="6" w:tplc="C5B6860C">
      <w:start w:val="1"/>
      <w:numFmt w:val="bullet"/>
      <w:lvlText w:val="●"/>
      <w:lvlJc w:val="left"/>
      <w:pPr>
        <w:ind w:left="5040" w:hanging="360"/>
      </w:pPr>
    </w:lvl>
    <w:lvl w:ilvl="7" w:tplc="E37CCFCA">
      <w:start w:val="1"/>
      <w:numFmt w:val="bullet"/>
      <w:lvlText w:val="●"/>
      <w:lvlJc w:val="left"/>
      <w:pPr>
        <w:ind w:left="5760" w:hanging="360"/>
      </w:pPr>
    </w:lvl>
    <w:lvl w:ilvl="8" w:tplc="30FCA3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BC5C9E"/>
    <w:multiLevelType w:val="hybridMultilevel"/>
    <w:tmpl w:val="E4AAE076"/>
    <w:lvl w:ilvl="0" w:tplc="A99C3576">
      <w:start w:val="1"/>
      <w:numFmt w:val="bullet"/>
      <w:lvlText w:val="•"/>
      <w:lvlJc w:val="left"/>
      <w:pPr>
        <w:ind w:left="560" w:hanging="280"/>
      </w:pPr>
    </w:lvl>
    <w:lvl w:ilvl="1" w:tplc="4FAE4348">
      <w:start w:val="1"/>
      <w:numFmt w:val="bullet"/>
      <w:lvlText w:val="◦"/>
      <w:lvlJc w:val="left"/>
      <w:pPr>
        <w:ind w:left="1080" w:hanging="280"/>
      </w:pPr>
    </w:lvl>
    <w:lvl w:ilvl="2" w:tplc="81A07DDC">
      <w:start w:val="1"/>
      <w:numFmt w:val="bullet"/>
      <w:lvlText w:val="‣"/>
      <w:lvlJc w:val="left"/>
      <w:pPr>
        <w:ind w:left="1600" w:hanging="280"/>
      </w:pPr>
    </w:lvl>
    <w:lvl w:ilvl="3" w:tplc="0102E3FA">
      <w:numFmt w:val="decimal"/>
      <w:lvlText w:val=""/>
      <w:lvlJc w:val="left"/>
    </w:lvl>
    <w:lvl w:ilvl="4" w:tplc="AD646C9E">
      <w:numFmt w:val="decimal"/>
      <w:lvlText w:val=""/>
      <w:lvlJc w:val="left"/>
    </w:lvl>
    <w:lvl w:ilvl="5" w:tplc="57BC3454">
      <w:numFmt w:val="decimal"/>
      <w:lvlText w:val=""/>
      <w:lvlJc w:val="left"/>
    </w:lvl>
    <w:lvl w:ilvl="6" w:tplc="003C7502">
      <w:numFmt w:val="decimal"/>
      <w:lvlText w:val=""/>
      <w:lvlJc w:val="left"/>
    </w:lvl>
    <w:lvl w:ilvl="7" w:tplc="36129CB4">
      <w:numFmt w:val="decimal"/>
      <w:lvlText w:val=""/>
      <w:lvlJc w:val="left"/>
    </w:lvl>
    <w:lvl w:ilvl="8" w:tplc="3564908E">
      <w:numFmt w:val="decimal"/>
      <w:lvlText w:val=""/>
      <w:lvlJc w:val="left"/>
    </w:lvl>
  </w:abstractNum>
  <w:abstractNum w:abstractNumId="2" w15:restartNumberingAfterBreak="0">
    <w:nsid w:val="14DF506A"/>
    <w:multiLevelType w:val="hybridMultilevel"/>
    <w:tmpl w:val="7E5048CA"/>
    <w:lvl w:ilvl="0" w:tplc="F89040C0">
      <w:start w:val="1"/>
      <w:numFmt w:val="bullet"/>
      <w:lvlText w:val="●"/>
      <w:lvlJc w:val="left"/>
      <w:pPr>
        <w:ind w:left="720" w:hanging="360"/>
      </w:pPr>
    </w:lvl>
    <w:lvl w:ilvl="1" w:tplc="5AAABA38">
      <w:start w:val="1"/>
      <w:numFmt w:val="bullet"/>
      <w:lvlText w:val="○"/>
      <w:lvlJc w:val="left"/>
      <w:pPr>
        <w:ind w:left="1440" w:hanging="360"/>
      </w:pPr>
    </w:lvl>
    <w:lvl w:ilvl="2" w:tplc="69C8BB66">
      <w:start w:val="1"/>
      <w:numFmt w:val="bullet"/>
      <w:lvlText w:val="■"/>
      <w:lvlJc w:val="left"/>
      <w:pPr>
        <w:ind w:left="2160" w:hanging="360"/>
      </w:pPr>
    </w:lvl>
    <w:lvl w:ilvl="3" w:tplc="A7168590">
      <w:start w:val="1"/>
      <w:numFmt w:val="bullet"/>
      <w:lvlText w:val="●"/>
      <w:lvlJc w:val="left"/>
      <w:pPr>
        <w:ind w:left="2880" w:hanging="360"/>
      </w:pPr>
    </w:lvl>
    <w:lvl w:ilvl="4" w:tplc="7EBEB4FA">
      <w:start w:val="1"/>
      <w:numFmt w:val="bullet"/>
      <w:lvlText w:val="○"/>
      <w:lvlJc w:val="left"/>
      <w:pPr>
        <w:ind w:left="3600" w:hanging="360"/>
      </w:pPr>
    </w:lvl>
    <w:lvl w:ilvl="5" w:tplc="8D5A1C0C">
      <w:start w:val="1"/>
      <w:numFmt w:val="bullet"/>
      <w:lvlText w:val="■"/>
      <w:lvlJc w:val="left"/>
      <w:pPr>
        <w:ind w:left="4320" w:hanging="360"/>
      </w:pPr>
    </w:lvl>
    <w:lvl w:ilvl="6" w:tplc="82D82262">
      <w:start w:val="1"/>
      <w:numFmt w:val="bullet"/>
      <w:lvlText w:val="●"/>
      <w:lvlJc w:val="left"/>
      <w:pPr>
        <w:ind w:left="5040" w:hanging="360"/>
      </w:pPr>
    </w:lvl>
    <w:lvl w:ilvl="7" w:tplc="6636B376">
      <w:start w:val="1"/>
      <w:numFmt w:val="bullet"/>
      <w:lvlText w:val="●"/>
      <w:lvlJc w:val="left"/>
      <w:pPr>
        <w:ind w:left="5760" w:hanging="360"/>
      </w:pPr>
    </w:lvl>
    <w:lvl w:ilvl="8" w:tplc="48A664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5E2314C"/>
    <w:multiLevelType w:val="hybridMultilevel"/>
    <w:tmpl w:val="CEAE8682"/>
    <w:lvl w:ilvl="0" w:tplc="AD147CF6">
      <w:start w:val="1"/>
      <w:numFmt w:val="bullet"/>
      <w:lvlText w:val="•"/>
      <w:lvlJc w:val="left"/>
      <w:pPr>
        <w:ind w:left="560" w:hanging="280"/>
      </w:pPr>
    </w:lvl>
    <w:lvl w:ilvl="1" w:tplc="64186648">
      <w:start w:val="1"/>
      <w:numFmt w:val="bullet"/>
      <w:lvlText w:val="◦"/>
      <w:lvlJc w:val="left"/>
      <w:pPr>
        <w:ind w:left="1080" w:hanging="280"/>
      </w:pPr>
    </w:lvl>
    <w:lvl w:ilvl="2" w:tplc="3A8EAE20">
      <w:start w:val="1"/>
      <w:numFmt w:val="bullet"/>
      <w:lvlText w:val="‣"/>
      <w:lvlJc w:val="left"/>
      <w:pPr>
        <w:ind w:left="1600" w:hanging="280"/>
      </w:pPr>
    </w:lvl>
    <w:lvl w:ilvl="3" w:tplc="7D826C0C">
      <w:numFmt w:val="decimal"/>
      <w:lvlText w:val=""/>
      <w:lvlJc w:val="left"/>
    </w:lvl>
    <w:lvl w:ilvl="4" w:tplc="A2E8097E">
      <w:numFmt w:val="decimal"/>
      <w:lvlText w:val=""/>
      <w:lvlJc w:val="left"/>
    </w:lvl>
    <w:lvl w:ilvl="5" w:tplc="6A049E58">
      <w:numFmt w:val="decimal"/>
      <w:lvlText w:val=""/>
      <w:lvlJc w:val="left"/>
    </w:lvl>
    <w:lvl w:ilvl="6" w:tplc="366A0FCC">
      <w:numFmt w:val="decimal"/>
      <w:lvlText w:val=""/>
      <w:lvlJc w:val="left"/>
    </w:lvl>
    <w:lvl w:ilvl="7" w:tplc="7376EFDA">
      <w:numFmt w:val="decimal"/>
      <w:lvlText w:val=""/>
      <w:lvlJc w:val="left"/>
    </w:lvl>
    <w:lvl w:ilvl="8" w:tplc="046C1D64">
      <w:numFmt w:val="decimal"/>
      <w:lvlText w:val=""/>
      <w:lvlJc w:val="left"/>
    </w:lvl>
  </w:abstractNum>
  <w:num w:numId="1" w16cid:durableId="83965340">
    <w:abstractNumId w:val="0"/>
    <w:lvlOverride w:ilvl="0">
      <w:startOverride w:val="1"/>
    </w:lvlOverride>
  </w:num>
  <w:num w:numId="2" w16cid:durableId="371199188">
    <w:abstractNumId w:val="3"/>
    <w:lvlOverride w:ilvl="0">
      <w:startOverride w:val="1"/>
    </w:lvlOverride>
  </w:num>
  <w:num w:numId="3" w16cid:durableId="1410804610">
    <w:abstractNumId w:val="2"/>
    <w:lvlOverride w:ilvl="0">
      <w:startOverride w:val="1"/>
    </w:lvlOverride>
  </w:num>
  <w:num w:numId="4" w16cid:durableId="2970323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D30"/>
    <w:rsid w:val="00505BD9"/>
    <w:rsid w:val="006F0B27"/>
    <w:rsid w:val="0097541D"/>
    <w:rsid w:val="00B74397"/>
    <w:rsid w:val="00DB112D"/>
    <w:rsid w:val="00E25D30"/>
    <w:rsid w:val="00F0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A01C"/>
  <w15:docId w15:val="{CDEA7B36-5828-4C40-B425-E0CA111A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1068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3</cp:revision>
  <dcterms:created xsi:type="dcterms:W3CDTF">2026-04-07T20:22:00Z</dcterms:created>
  <dcterms:modified xsi:type="dcterms:W3CDTF">2026-04-07T20:26:00Z</dcterms:modified>
</cp:coreProperties>
</file>